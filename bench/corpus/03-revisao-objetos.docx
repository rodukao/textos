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AAA2" w14:textId="3D380594" w:rsidR="008179E5" w:rsidRDefault="00EC1608" w:rsidP="00EC1608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AD9CE" wp14:editId="361695E4">
                <wp:simplePos x="0" y="0"/>
                <wp:positionH relativeFrom="column">
                  <wp:posOffset>2729865</wp:posOffset>
                </wp:positionH>
                <wp:positionV relativeFrom="paragraph">
                  <wp:posOffset>1640205</wp:posOffset>
                </wp:positionV>
                <wp:extent cx="2286000" cy="762000"/>
                <wp:effectExtent l="0" t="0" r="19050" b="19050"/>
                <wp:wrapNone/>
                <wp:docPr id="157932912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2F825" w14:textId="1B8122AC" w:rsidR="00EC1608" w:rsidRDefault="00EC1608">
                            <w:r>
                              <w:t>Caixa de texto flutuante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AD9C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14.95pt;margin-top:129.15pt;width:18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" filled="f" strokeweight=".5pt">
                <v:fill o:detectmouseclick="t"/>
                <v:textbox>
                  <w:txbxContent>
                    <w:p w14:paraId="4972F825" w14:textId="1B8122AC" w:rsidR="00EC1608" w:rsidRDefault="00EC1608">
                      <w:r>
                        <w:t>Caixa de texto flutuante</w:t>
                      </w:r>
                    </w:p>
                  </w:txbxContent>
                </v:textbox>
              </v:shape>
            </w:pict>
          </mc:Fallback>
        </mc:AlternateContent>
      </w:r>
      <w:r>
        <w:t>Revisão e objetos</w:t>
      </w:r>
    </w:p>
    <w:p w14:paraId="35E779AD" w14:textId="0C33C49B" w:rsidR="00EC1608" w:rsidRDefault="00EC1608" w:rsidP="00EC1608">
      <w:r>
        <w:t>Imagem embutida na linha:</w:t>
      </w:r>
    </w:p>
    <w:p w14:paraId="570F130D" w14:textId="49D8764C" w:rsidR="00EC1608" w:rsidRDefault="00EC1608" w:rsidP="00EC1608">
      <w:r>
        <w:rPr>
          <w:noProof/>
        </w:rPr>
        <w:drawing>
          <wp:inline distT="0" distB="0" distL="0" distR="0" wp14:anchorId="103F10F6" wp14:editId="19F0187A">
            <wp:extent cx="1219200" cy="1219200"/>
            <wp:effectExtent l="0" t="0" r="0" b="0"/>
            <wp:docPr id="343245348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453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34EE" w14:textId="032E3B92" w:rsidR="00EC1608" w:rsidRDefault="00EC1608" w:rsidP="00EC1608">
      <w:pPr>
        <w:rPr>
          <w:ins w:id="0" w:author="Rodrigo Duque" w:date="2026-10-14T10:12:00Z" w16du:dateUtc="2026-10-14T13:12:00Z"/>
        </w:rPr>
      </w:pPr>
      <w:commentRangeStart w:id="1"/>
      <w:r>
        <w:t>Este parágrafo tem um comentário.</w:t>
      </w:r>
      <w:commentRangeEnd w:id="1"/>
      <w:r>
        <w:rPr>
          <w:rStyle w:val="Refdecomentrio"/>
          <w:sz w:val="22"/>
          <w:szCs w:val="22"/>
        </w:rPr>
        <w:commentReference w:id="1"/>
      </w:r>
    </w:p>
    <w:p w14:paraId="189424E4" w14:textId="06580663" w:rsidR="00EC1608" w:rsidRPr="00EC1608" w:rsidRDefault="00EC1608" w:rsidP="00EC1608">
      <w:ins w:id="2" w:author="Rodrigo Duque" w:date="2026-10-14T10:12:00Z" w16du:dateUtc="2026-10-14T13:12:00Z">
        <w:r>
          <w:t>Texto inserido com controle de alterações ativo.</w:t>
        </w:r>
      </w:ins>
    </w:p>
    <w:sectPr w:rsidR="00EC1608" w:rsidRPr="00EC1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odrigo Duque" w:date="2026-10-14T10:12:00Z" w:initials="RD">
    <w:p w14:paraId="1FB010DB" w14:textId="0A117B0F" w:rsidR="00EC1608" w:rsidRDefault="00EC1608">
      <w:pPr>
        <w:pStyle w:val="Textodecomentrio"/>
      </w:pPr>
      <w:r>
        <w:rPr>
          <w:rStyle w:val="Refdecomentrio"/>
        </w:rPr>
        <w:annotationRef/>
      </w:r>
      <w:r>
        <w:t>Comentário de teste da bancada.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B010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912094" w16cex:dateUtc="2026-10-14T1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B010DB" w16cid:durableId="399120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Duque">
    <w15:presenceInfo w15:providerId="Windows Live" w15:userId="0e6d22c4405c93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08"/>
    <w:rsid w:val="00691C99"/>
    <w:rsid w:val="008179E5"/>
    <w:rsid w:val="008400E4"/>
    <w:rsid w:val="008911A0"/>
    <w:rsid w:val="00D87538"/>
    <w:rsid w:val="00E31211"/>
    <w:rsid w:val="00EC0005"/>
    <w:rsid w:val="00EC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238B5"/>
  <w15:chartTrackingRefBased/>
  <w15:docId w15:val="{56549506-5A86-41C8-81A5-4915815F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6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6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6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6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6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6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6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608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EC160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C160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C160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C160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C1608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EC16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Duque</dc:creator>
  <cp:keywords/>
  <dc:description/>
  <cp:lastModifiedBy>Rodrigo Duque</cp:lastModifiedBy>
  <cp:revision>1</cp:revision>
  <dcterms:created xsi:type="dcterms:W3CDTF">2026-10-14T13:12:00Z</dcterms:created>
  <dcterms:modified xsi:type="dcterms:W3CDTF">2026-10-14T13:12:00Z</dcterms:modified>
</cp:coreProperties>
</file>